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7830AC" w14:textId="79A72183" w:rsidR="0048181D" w:rsidRPr="003D521A" w:rsidRDefault="0048181D" w:rsidP="0048181D">
      <w:r>
        <w:rPr>
          <w:noProof/>
        </w:rPr>
        <mc:AlternateContent>
          <mc:Choice Requires="wpg">
            <w:drawing>
              <wp:anchor distT="0" distB="0" distL="114300" distR="114300" simplePos="0" relativeHeight="251659264" behindDoc="0" locked="0" layoutInCell="1" hidden="0" allowOverlap="1" wp14:anchorId="5DFC4DC8" wp14:editId="3340DA68">
                <wp:simplePos x="0" y="0"/>
                <wp:positionH relativeFrom="page">
                  <wp:posOffset>428625</wp:posOffset>
                </wp:positionH>
                <wp:positionV relativeFrom="margin">
                  <wp:posOffset>-1170304</wp:posOffset>
                </wp:positionV>
                <wp:extent cx="228600" cy="10403359"/>
                <wp:effectExtent l="0" t="0" r="0" b="0"/>
                <wp:wrapNone/>
                <wp:docPr id="1728545881" name="Group 1728545881"/>
                <wp:cNvGraphicFramePr/>
                <a:graphic xmlns:a="http://schemas.openxmlformats.org/drawingml/2006/main">
                  <a:graphicData uri="http://schemas.microsoft.com/office/word/2010/wordprocessingGroup">
                    <wpg:wgp>
                      <wpg:cNvGrpSpPr/>
                      <wpg:grpSpPr>
                        <a:xfrm>
                          <a:off x="0" y="0"/>
                          <a:ext cx="228600" cy="10403359"/>
                          <a:chOff x="5231700" y="0"/>
                          <a:chExt cx="228600" cy="7560000"/>
                        </a:xfrm>
                      </wpg:grpSpPr>
                      <wpg:grpSp>
                        <wpg:cNvPr id="150243782" name="Group 150243782"/>
                        <wpg:cNvGrpSpPr/>
                        <wpg:grpSpPr>
                          <a:xfrm>
                            <a:off x="5231700" y="0"/>
                            <a:ext cx="228600" cy="7560000"/>
                            <a:chOff x="0" y="0"/>
                            <a:chExt cx="228600" cy="9144000"/>
                          </a:xfrm>
                        </wpg:grpSpPr>
                        <wps:wsp>
                          <wps:cNvPr id="1022607563" name="Rectangle 1022607563"/>
                          <wps:cNvSpPr/>
                          <wps:spPr>
                            <a:xfrm>
                              <a:off x="0" y="0"/>
                              <a:ext cx="228600" cy="9144000"/>
                            </a:xfrm>
                            <a:prstGeom prst="rect">
                              <a:avLst/>
                            </a:prstGeom>
                            <a:noFill/>
                            <a:ln>
                              <a:noFill/>
                            </a:ln>
                          </wps:spPr>
                          <wps:txbx>
                            <w:txbxContent>
                              <w:p w14:paraId="1C972D2D" w14:textId="77777777" w:rsidR="0048181D" w:rsidRDefault="0048181D" w:rsidP="0048181D">
                                <w:pPr>
                                  <w:spacing w:after="0" w:line="240" w:lineRule="auto"/>
                                  <w:textDirection w:val="btLr"/>
                                </w:pPr>
                              </w:p>
                            </w:txbxContent>
                          </wps:txbx>
                          <wps:bodyPr spcFirstLastPara="1" wrap="square" lIns="91425" tIns="91425" rIns="91425" bIns="91425" anchor="ctr" anchorCtr="0">
                            <a:noAutofit/>
                          </wps:bodyPr>
                        </wps:wsp>
                        <wps:wsp>
                          <wps:cNvPr id="645180660" name="Rectangle 645180660"/>
                          <wps:cNvSpPr/>
                          <wps:spPr>
                            <a:xfrm>
                              <a:off x="0" y="0"/>
                              <a:ext cx="228600" cy="8782050"/>
                            </a:xfrm>
                            <a:prstGeom prst="rect">
                              <a:avLst/>
                            </a:prstGeom>
                            <a:solidFill>
                              <a:schemeClr val="accent2"/>
                            </a:solidFill>
                            <a:ln>
                              <a:noFill/>
                            </a:ln>
                          </wps:spPr>
                          <wps:txbx>
                            <w:txbxContent>
                              <w:p w14:paraId="761BD041" w14:textId="77777777" w:rsidR="0048181D" w:rsidRDefault="0048181D" w:rsidP="0048181D">
                                <w:pPr>
                                  <w:spacing w:after="0" w:line="240" w:lineRule="auto"/>
                                  <w:textDirection w:val="btLr"/>
                                </w:pPr>
                              </w:p>
                            </w:txbxContent>
                          </wps:txbx>
                          <wps:bodyPr spcFirstLastPara="1" wrap="square" lIns="91425" tIns="91425" rIns="91425" bIns="91425" anchor="ctr" anchorCtr="0">
                            <a:noAutofit/>
                          </wps:bodyPr>
                        </wps:wsp>
                        <wps:wsp>
                          <wps:cNvPr id="300658735" name="Rectangle 300658735"/>
                          <wps:cNvSpPr/>
                          <wps:spPr>
                            <a:xfrm>
                              <a:off x="0" y="8915400"/>
                              <a:ext cx="228600" cy="228600"/>
                            </a:xfrm>
                            <a:prstGeom prst="rect">
                              <a:avLst/>
                            </a:prstGeom>
                            <a:solidFill>
                              <a:schemeClr val="accent1"/>
                            </a:solidFill>
                            <a:ln>
                              <a:noFill/>
                            </a:ln>
                          </wps:spPr>
                          <wps:txbx>
                            <w:txbxContent>
                              <w:p w14:paraId="42B5CCC8" w14:textId="77777777" w:rsidR="0048181D" w:rsidRDefault="0048181D" w:rsidP="0048181D">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5DFC4DC8" id="Group 1728545881" o:spid="_x0000_s1026" style="position:absolute;margin-left:33.75pt;margin-top:-92.15pt;width:18pt;height:819.15pt;z-index:251659264;mso-position-horizontal-relative:page;mso-position-vertical-relative:margin" coordorigin="52317" coordsize="2286,75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">
                <v:group id="Group 150243782" o:spid="_x0000_s1027" style="position:absolute;left:52317;width:2286;height:75600" coordsize="2286,9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">
                  <v:rect id="Rectangle 1022607563" o:spid="_x0000_s1028" style="position:absolute;width:2286;height:9144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" filled="f" stroked="f">
                    <v:textbox inset="2.53958mm,2.53958mm,2.53958mm,2.53958mm">
                      <w:txbxContent>
                        <w:p w14:paraId="1C972D2D" w14:textId="77777777" w:rsidR="0048181D" w:rsidRDefault="0048181D" w:rsidP="0048181D">
                          <w:pPr>
                            <w:spacing w:after="0" w:line="240" w:lineRule="auto"/>
                            <w:textDirection w:val="btLr"/>
                          </w:pPr>
                        </w:p>
                      </w:txbxContent>
                    </v:textbox>
                  </v:rect>
                  <v:rect id="Rectangle 645180660" o:spid="_x0000_s1029" style="position:absolute;width:2286;height:878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" fillcolor="#e97132 [3205]" stroked="f">
                    <v:textbox inset="2.53958mm,2.53958mm,2.53958mm,2.53958mm">
                      <w:txbxContent>
                        <w:p w14:paraId="761BD041" w14:textId="77777777" w:rsidR="0048181D" w:rsidRDefault="0048181D" w:rsidP="0048181D">
                          <w:pPr>
                            <w:spacing w:after="0" w:line="240" w:lineRule="auto"/>
                            <w:textDirection w:val="btLr"/>
                          </w:pPr>
                        </w:p>
                      </w:txbxContent>
                    </v:textbox>
                  </v:rect>
                  <v:rect id="Rectangle 300658735" o:spid="_x0000_s1030" style="position:absolute;top:89154;width:2286;height:228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" fillcolor="#156082 [3204]" stroked="f">
                    <v:textbox inset="2.53958mm,2.53958mm,2.53958mm,2.53958mm">
                      <w:txbxContent>
                        <w:p w14:paraId="42B5CCC8" w14:textId="77777777" w:rsidR="0048181D" w:rsidRDefault="0048181D" w:rsidP="0048181D">
                          <w:pPr>
                            <w:spacing w:after="0" w:line="240" w:lineRule="auto"/>
                            <w:textDirection w:val="btLr"/>
                          </w:pPr>
                        </w:p>
                      </w:txbxContent>
                    </v:textbox>
                  </v:rect>
                </v:group>
                <w10:wrap anchorx="page" anchory="margin"/>
              </v:group>
            </w:pict>
          </mc:Fallback>
        </mc:AlternateContent>
      </w:r>
      <w:r>
        <w:rPr>
          <w:noProof/>
        </w:rPr>
        <w:drawing>
          <wp:anchor distT="0" distB="0" distL="114300" distR="114300" simplePos="0" relativeHeight="251660288" behindDoc="0" locked="0" layoutInCell="1" hidden="0" allowOverlap="1" wp14:anchorId="5A079F12" wp14:editId="716E66D4">
            <wp:simplePos x="0" y="0"/>
            <wp:positionH relativeFrom="margin">
              <wp:posOffset>4174490</wp:posOffset>
            </wp:positionH>
            <wp:positionV relativeFrom="margin">
              <wp:posOffset>-276224</wp:posOffset>
            </wp:positionV>
            <wp:extent cx="2206625" cy="762000"/>
            <wp:effectExtent l="0" t="0" r="0" b="0"/>
            <wp:wrapSquare wrapText="bothSides" distT="0" distB="0" distL="114300" distR="114300"/>
            <wp:docPr id="1728545883" name="image1.png" descr="A logo for college comput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for college computing&#10;&#10;Description automatically generated"/>
                    <pic:cNvPicPr preferRelativeResize="0"/>
                  </pic:nvPicPr>
                  <pic:blipFill>
                    <a:blip r:embed="rId4"/>
                    <a:srcRect/>
                    <a:stretch>
                      <a:fillRect/>
                    </a:stretch>
                  </pic:blipFill>
                  <pic:spPr>
                    <a:xfrm>
                      <a:off x="0" y="0"/>
                      <a:ext cx="2206625" cy="762000"/>
                    </a:xfrm>
                    <a:prstGeom prst="rect">
                      <a:avLst/>
                    </a:prstGeom>
                    <a:ln/>
                  </pic:spPr>
                </pic:pic>
              </a:graphicData>
            </a:graphic>
          </wp:anchor>
        </w:drawing>
      </w:r>
    </w:p>
    <w:tbl>
      <w:tblPr>
        <w:tblW w:w="9015" w:type="dxa"/>
        <w:tblBorders>
          <w:insideH w:val="nil"/>
          <w:insideV w:val="nil"/>
        </w:tblBorders>
        <w:tblLayout w:type="fixed"/>
        <w:tblLook w:val="0400" w:firstRow="0" w:lastRow="0" w:firstColumn="0" w:lastColumn="0" w:noHBand="0" w:noVBand="1"/>
      </w:tblPr>
      <w:tblGrid>
        <w:gridCol w:w="3256"/>
        <w:gridCol w:w="5759"/>
      </w:tblGrid>
      <w:tr w:rsidR="0048181D" w14:paraId="39CB5F3B" w14:textId="77777777" w:rsidTr="00C32804">
        <w:tc>
          <w:tcPr>
            <w:tcW w:w="3256" w:type="dxa"/>
            <w:tcBorders>
              <w:top w:val="nil"/>
              <w:left w:val="nil"/>
              <w:bottom w:val="nil"/>
              <w:right w:val="nil"/>
            </w:tcBorders>
            <w:hideMark/>
          </w:tcPr>
          <w:p w14:paraId="5CF00ED3" w14:textId="77777777" w:rsidR="0048181D" w:rsidRDefault="0048181D" w:rsidP="00C32804">
            <w:pPr>
              <w:spacing w:line="480" w:lineRule="auto"/>
              <w:rPr>
                <w:i/>
                <w:color w:val="156082"/>
                <w:sz w:val="32"/>
                <w:szCs w:val="32"/>
              </w:rPr>
            </w:pPr>
            <w:r>
              <w:rPr>
                <w:i/>
                <w:color w:val="156082"/>
                <w:sz w:val="32"/>
                <w:szCs w:val="32"/>
              </w:rPr>
              <w:t>Daniel Marciniak</w:t>
            </w:r>
          </w:p>
        </w:tc>
        <w:tc>
          <w:tcPr>
            <w:tcW w:w="5759" w:type="dxa"/>
            <w:tcBorders>
              <w:top w:val="nil"/>
              <w:left w:val="nil"/>
              <w:bottom w:val="nil"/>
              <w:right w:val="nil"/>
            </w:tcBorders>
          </w:tcPr>
          <w:p w14:paraId="0075946A" w14:textId="77777777" w:rsidR="0048181D" w:rsidRDefault="0048181D" w:rsidP="00C32804">
            <w:pPr>
              <w:spacing w:line="480" w:lineRule="auto"/>
              <w:rPr>
                <w:color w:val="000000"/>
                <w:sz w:val="32"/>
                <w:szCs w:val="32"/>
              </w:rPr>
            </w:pPr>
          </w:p>
        </w:tc>
      </w:tr>
      <w:tr w:rsidR="0048181D" w14:paraId="361D5689" w14:textId="77777777" w:rsidTr="00C32804">
        <w:tc>
          <w:tcPr>
            <w:tcW w:w="3256" w:type="dxa"/>
            <w:tcBorders>
              <w:top w:val="nil"/>
              <w:left w:val="nil"/>
              <w:bottom w:val="nil"/>
              <w:right w:val="nil"/>
            </w:tcBorders>
            <w:hideMark/>
          </w:tcPr>
          <w:p w14:paraId="4A11212B" w14:textId="77777777" w:rsidR="0048181D" w:rsidRDefault="0048181D" w:rsidP="00C32804">
            <w:pPr>
              <w:spacing w:line="480" w:lineRule="auto"/>
              <w:rPr>
                <w:i/>
                <w:color w:val="156082"/>
                <w:sz w:val="32"/>
                <w:szCs w:val="32"/>
              </w:rPr>
            </w:pPr>
            <w:r>
              <w:rPr>
                <w:i/>
                <w:color w:val="156082"/>
                <w:sz w:val="32"/>
                <w:szCs w:val="32"/>
              </w:rPr>
              <w:t>Student Number</w:t>
            </w:r>
          </w:p>
          <w:p w14:paraId="0E323F8C" w14:textId="77777777" w:rsidR="0048181D" w:rsidRDefault="0048181D" w:rsidP="00C32804">
            <w:pPr>
              <w:spacing w:line="480" w:lineRule="auto"/>
              <w:rPr>
                <w:i/>
                <w:color w:val="156082"/>
                <w:sz w:val="32"/>
                <w:szCs w:val="32"/>
              </w:rPr>
            </w:pPr>
            <w:r w:rsidRPr="00FB6213">
              <w:rPr>
                <w:i/>
                <w:color w:val="156082"/>
                <w:sz w:val="32"/>
                <w:szCs w:val="32"/>
              </w:rPr>
              <w:t>sba26097</w:t>
            </w:r>
          </w:p>
        </w:tc>
        <w:tc>
          <w:tcPr>
            <w:tcW w:w="5759" w:type="dxa"/>
            <w:tcBorders>
              <w:top w:val="nil"/>
              <w:left w:val="nil"/>
              <w:bottom w:val="nil"/>
              <w:right w:val="nil"/>
            </w:tcBorders>
          </w:tcPr>
          <w:p w14:paraId="38BC97EE" w14:textId="77777777" w:rsidR="0048181D" w:rsidRDefault="0048181D" w:rsidP="00C32804">
            <w:pPr>
              <w:spacing w:line="480" w:lineRule="auto"/>
              <w:rPr>
                <w:color w:val="000000"/>
                <w:sz w:val="32"/>
                <w:szCs w:val="32"/>
              </w:rPr>
            </w:pPr>
          </w:p>
        </w:tc>
      </w:tr>
      <w:tr w:rsidR="0048181D" w14:paraId="6044A963" w14:textId="77777777" w:rsidTr="00C32804">
        <w:tc>
          <w:tcPr>
            <w:tcW w:w="3256" w:type="dxa"/>
            <w:tcBorders>
              <w:top w:val="nil"/>
              <w:left w:val="nil"/>
              <w:bottom w:val="nil"/>
              <w:right w:val="nil"/>
            </w:tcBorders>
            <w:hideMark/>
          </w:tcPr>
          <w:p w14:paraId="1E8D8DC7" w14:textId="77777777" w:rsidR="0048181D" w:rsidRDefault="0048181D" w:rsidP="00C32804">
            <w:pPr>
              <w:spacing w:line="480" w:lineRule="auto"/>
              <w:rPr>
                <w:i/>
                <w:color w:val="156082"/>
                <w:sz w:val="32"/>
                <w:szCs w:val="32"/>
              </w:rPr>
            </w:pPr>
            <w:r>
              <w:rPr>
                <w:i/>
                <w:color w:val="156082"/>
                <w:sz w:val="32"/>
                <w:szCs w:val="32"/>
              </w:rPr>
              <w:t>Module Title</w:t>
            </w:r>
          </w:p>
          <w:p w14:paraId="3784D420" w14:textId="77777777" w:rsidR="0048181D" w:rsidRDefault="0048181D" w:rsidP="00C32804">
            <w:pPr>
              <w:spacing w:line="480" w:lineRule="auto"/>
              <w:rPr>
                <w:i/>
                <w:color w:val="156082"/>
                <w:sz w:val="32"/>
                <w:szCs w:val="32"/>
              </w:rPr>
            </w:pPr>
            <w:r>
              <w:rPr>
                <w:i/>
                <w:color w:val="156082"/>
                <w:sz w:val="32"/>
                <w:szCs w:val="32"/>
              </w:rPr>
              <w:t>Strategic Thinking</w:t>
            </w:r>
          </w:p>
        </w:tc>
        <w:tc>
          <w:tcPr>
            <w:tcW w:w="5759" w:type="dxa"/>
            <w:tcBorders>
              <w:top w:val="nil"/>
              <w:left w:val="nil"/>
              <w:bottom w:val="nil"/>
              <w:right w:val="nil"/>
            </w:tcBorders>
          </w:tcPr>
          <w:p w14:paraId="7DCA9860" w14:textId="77777777" w:rsidR="0048181D" w:rsidRDefault="0048181D" w:rsidP="00C32804">
            <w:pPr>
              <w:spacing w:line="480" w:lineRule="auto"/>
              <w:rPr>
                <w:color w:val="000000"/>
                <w:sz w:val="32"/>
                <w:szCs w:val="32"/>
              </w:rPr>
            </w:pPr>
          </w:p>
        </w:tc>
      </w:tr>
      <w:tr w:rsidR="0048181D" w14:paraId="17D545FD" w14:textId="77777777" w:rsidTr="00C32804">
        <w:tc>
          <w:tcPr>
            <w:tcW w:w="3256" w:type="dxa"/>
            <w:tcBorders>
              <w:top w:val="nil"/>
              <w:left w:val="nil"/>
              <w:bottom w:val="nil"/>
              <w:right w:val="nil"/>
            </w:tcBorders>
            <w:hideMark/>
          </w:tcPr>
          <w:p w14:paraId="45232763" w14:textId="5F690DAD" w:rsidR="0048181D" w:rsidRPr="00FB6213" w:rsidRDefault="0048181D" w:rsidP="00C32804">
            <w:pPr>
              <w:spacing w:line="480" w:lineRule="auto"/>
              <w:rPr>
                <w:i/>
                <w:color w:val="156082"/>
                <w:sz w:val="32"/>
                <w:szCs w:val="32"/>
              </w:rPr>
            </w:pPr>
            <w:r>
              <w:rPr>
                <w:i/>
                <w:color w:val="156082"/>
                <w:sz w:val="32"/>
                <w:szCs w:val="32"/>
              </w:rPr>
              <w:t xml:space="preserve">Assessment Title </w:t>
            </w:r>
            <w:r w:rsidRPr="00FB6213">
              <w:rPr>
                <w:i/>
                <w:color w:val="156082"/>
                <w:sz w:val="32"/>
                <w:szCs w:val="32"/>
              </w:rPr>
              <w:t xml:space="preserve">Predicting </w:t>
            </w:r>
            <w:r w:rsidR="003D521A" w:rsidRPr="00FB6213">
              <w:rPr>
                <w:i/>
                <w:color w:val="156082"/>
                <w:sz w:val="32"/>
                <w:szCs w:val="32"/>
              </w:rPr>
              <w:t>Touris</w:t>
            </w:r>
            <w:r w:rsidR="003D521A">
              <w:rPr>
                <w:i/>
                <w:color w:val="156082"/>
                <w:sz w:val="32"/>
                <w:szCs w:val="32"/>
              </w:rPr>
              <w:t>m Demand</w:t>
            </w:r>
            <w:r>
              <w:rPr>
                <w:i/>
                <w:color w:val="156082"/>
                <w:sz w:val="32"/>
                <w:szCs w:val="32"/>
              </w:rPr>
              <w:t xml:space="preserve"> </w:t>
            </w:r>
            <w:r w:rsidRPr="00FB6213">
              <w:rPr>
                <w:i/>
                <w:color w:val="156082"/>
                <w:sz w:val="32"/>
                <w:szCs w:val="32"/>
              </w:rPr>
              <w:t>by Month and Destination</w:t>
            </w:r>
          </w:p>
          <w:p w14:paraId="70AAD46F" w14:textId="77777777" w:rsidR="0048181D" w:rsidRDefault="0048181D" w:rsidP="00C32804">
            <w:pPr>
              <w:spacing w:line="480" w:lineRule="auto"/>
              <w:rPr>
                <w:i/>
                <w:color w:val="156082"/>
                <w:sz w:val="32"/>
                <w:szCs w:val="32"/>
              </w:rPr>
            </w:pPr>
            <w:r w:rsidRPr="00FB6213">
              <w:rPr>
                <w:i/>
                <w:color w:val="156082"/>
                <w:sz w:val="32"/>
                <w:szCs w:val="32"/>
              </w:rPr>
              <w:t>Using Machine Learning Techniques</w:t>
            </w:r>
          </w:p>
        </w:tc>
        <w:tc>
          <w:tcPr>
            <w:tcW w:w="5759" w:type="dxa"/>
            <w:tcBorders>
              <w:top w:val="nil"/>
              <w:left w:val="nil"/>
              <w:bottom w:val="nil"/>
              <w:right w:val="nil"/>
            </w:tcBorders>
          </w:tcPr>
          <w:p w14:paraId="64A48D80" w14:textId="77777777" w:rsidR="0048181D" w:rsidRDefault="0048181D" w:rsidP="00C32804">
            <w:pPr>
              <w:spacing w:line="480" w:lineRule="auto"/>
              <w:rPr>
                <w:color w:val="000000"/>
                <w:sz w:val="32"/>
                <w:szCs w:val="32"/>
              </w:rPr>
            </w:pPr>
          </w:p>
        </w:tc>
      </w:tr>
      <w:tr w:rsidR="0048181D" w14:paraId="7C0FB078" w14:textId="77777777" w:rsidTr="00C32804">
        <w:tc>
          <w:tcPr>
            <w:tcW w:w="3256" w:type="dxa"/>
            <w:tcBorders>
              <w:top w:val="nil"/>
              <w:left w:val="nil"/>
              <w:bottom w:val="nil"/>
              <w:right w:val="nil"/>
            </w:tcBorders>
            <w:hideMark/>
          </w:tcPr>
          <w:p w14:paraId="6BEAB042" w14:textId="77777777" w:rsidR="0048181D" w:rsidRDefault="0048181D" w:rsidP="00C32804">
            <w:pPr>
              <w:spacing w:line="480" w:lineRule="auto"/>
              <w:rPr>
                <w:i/>
                <w:color w:val="156082"/>
                <w:sz w:val="32"/>
                <w:szCs w:val="32"/>
              </w:rPr>
            </w:pPr>
            <w:r>
              <w:rPr>
                <w:i/>
                <w:color w:val="156082"/>
                <w:sz w:val="32"/>
                <w:szCs w:val="32"/>
              </w:rPr>
              <w:t>Lecturer/Supervisor</w:t>
            </w:r>
          </w:p>
          <w:p w14:paraId="2578BA68" w14:textId="77777777" w:rsidR="0048181D" w:rsidRDefault="0048181D" w:rsidP="00C32804">
            <w:pPr>
              <w:spacing w:line="480" w:lineRule="auto"/>
              <w:rPr>
                <w:i/>
                <w:color w:val="156082"/>
                <w:sz w:val="32"/>
                <w:szCs w:val="32"/>
              </w:rPr>
            </w:pPr>
            <w:proofErr w:type="spellStart"/>
            <w:r>
              <w:rPr>
                <w:i/>
                <w:color w:val="156082"/>
                <w:sz w:val="32"/>
                <w:szCs w:val="32"/>
              </w:rPr>
              <w:t>Taufique</w:t>
            </w:r>
            <w:proofErr w:type="spellEnd"/>
            <w:r>
              <w:rPr>
                <w:i/>
                <w:color w:val="156082"/>
                <w:sz w:val="32"/>
                <w:szCs w:val="32"/>
              </w:rPr>
              <w:t xml:space="preserve"> Ahmed</w:t>
            </w:r>
          </w:p>
        </w:tc>
        <w:tc>
          <w:tcPr>
            <w:tcW w:w="5759" w:type="dxa"/>
            <w:tcBorders>
              <w:top w:val="nil"/>
              <w:left w:val="nil"/>
              <w:bottom w:val="nil"/>
              <w:right w:val="nil"/>
            </w:tcBorders>
          </w:tcPr>
          <w:p w14:paraId="2393E6F3" w14:textId="77777777" w:rsidR="0048181D" w:rsidRDefault="0048181D" w:rsidP="00C32804">
            <w:pPr>
              <w:spacing w:line="480" w:lineRule="auto"/>
              <w:rPr>
                <w:color w:val="000000"/>
                <w:sz w:val="32"/>
                <w:szCs w:val="32"/>
              </w:rPr>
            </w:pPr>
          </w:p>
        </w:tc>
      </w:tr>
      <w:tr w:rsidR="0048181D" w14:paraId="37B5A3DE" w14:textId="77777777" w:rsidTr="00C32804">
        <w:tc>
          <w:tcPr>
            <w:tcW w:w="3256" w:type="dxa"/>
            <w:tcBorders>
              <w:top w:val="nil"/>
              <w:left w:val="nil"/>
              <w:bottom w:val="nil"/>
              <w:right w:val="nil"/>
            </w:tcBorders>
            <w:hideMark/>
          </w:tcPr>
          <w:p w14:paraId="00F1F4A4" w14:textId="77777777" w:rsidR="0048181D" w:rsidRDefault="0048181D" w:rsidP="00C32804">
            <w:pPr>
              <w:spacing w:line="480" w:lineRule="auto"/>
              <w:rPr>
                <w:i/>
                <w:color w:val="156082"/>
                <w:sz w:val="32"/>
                <w:szCs w:val="32"/>
              </w:rPr>
            </w:pPr>
            <w:r>
              <w:rPr>
                <w:i/>
                <w:color w:val="156082"/>
                <w:sz w:val="32"/>
                <w:szCs w:val="32"/>
              </w:rPr>
              <w:t>Assessment Due Date</w:t>
            </w:r>
          </w:p>
          <w:p w14:paraId="5D42F398" w14:textId="77777777" w:rsidR="0048181D" w:rsidRDefault="0048181D" w:rsidP="00C32804">
            <w:pPr>
              <w:spacing w:line="480" w:lineRule="auto"/>
              <w:rPr>
                <w:i/>
                <w:color w:val="156082"/>
                <w:sz w:val="32"/>
                <w:szCs w:val="32"/>
              </w:rPr>
            </w:pPr>
            <w:r>
              <w:rPr>
                <w:i/>
                <w:color w:val="156082"/>
                <w:sz w:val="32"/>
                <w:szCs w:val="32"/>
              </w:rPr>
              <w:t>25/10/2026</w:t>
            </w:r>
          </w:p>
        </w:tc>
        <w:tc>
          <w:tcPr>
            <w:tcW w:w="5759" w:type="dxa"/>
            <w:tcBorders>
              <w:top w:val="nil"/>
              <w:left w:val="nil"/>
              <w:bottom w:val="nil"/>
              <w:right w:val="nil"/>
            </w:tcBorders>
          </w:tcPr>
          <w:p w14:paraId="6C87FB03" w14:textId="77777777" w:rsidR="0048181D" w:rsidRDefault="0048181D" w:rsidP="00C32804">
            <w:pPr>
              <w:spacing w:line="480" w:lineRule="auto"/>
              <w:rPr>
                <w:color w:val="000000"/>
                <w:sz w:val="32"/>
                <w:szCs w:val="32"/>
              </w:rPr>
            </w:pPr>
          </w:p>
        </w:tc>
      </w:tr>
      <w:tr w:rsidR="0048181D" w14:paraId="31FBA5AE" w14:textId="77777777" w:rsidTr="00C32804">
        <w:tc>
          <w:tcPr>
            <w:tcW w:w="3256" w:type="dxa"/>
            <w:tcBorders>
              <w:top w:val="nil"/>
              <w:left w:val="nil"/>
              <w:bottom w:val="nil"/>
              <w:right w:val="nil"/>
            </w:tcBorders>
            <w:hideMark/>
          </w:tcPr>
          <w:p w14:paraId="4E5C4634" w14:textId="77777777" w:rsidR="0048181D" w:rsidRDefault="0048181D" w:rsidP="00C32804">
            <w:pPr>
              <w:spacing w:line="480" w:lineRule="auto"/>
              <w:rPr>
                <w:i/>
                <w:color w:val="156082"/>
                <w:sz w:val="32"/>
                <w:szCs w:val="32"/>
              </w:rPr>
            </w:pPr>
            <w:r>
              <w:rPr>
                <w:i/>
                <w:color w:val="156082"/>
                <w:sz w:val="32"/>
                <w:szCs w:val="32"/>
              </w:rPr>
              <w:lastRenderedPageBreak/>
              <w:t>Date of Submission</w:t>
            </w:r>
          </w:p>
          <w:p w14:paraId="44FE0877" w14:textId="6AF9699C" w:rsidR="0048181D" w:rsidRDefault="0048181D" w:rsidP="00C32804">
            <w:pPr>
              <w:spacing w:line="480" w:lineRule="auto"/>
              <w:rPr>
                <w:i/>
                <w:color w:val="156082"/>
                <w:sz w:val="32"/>
                <w:szCs w:val="32"/>
              </w:rPr>
            </w:pPr>
            <w:r w:rsidRPr="008C3A7A">
              <w:rPr>
                <w:i/>
                <w:color w:val="C00000"/>
                <w:sz w:val="32"/>
                <w:szCs w:val="32"/>
                <w:rPrChange w:id="0" w:author="Microsoft Office User" w:date="2026-10-19T16:41:00Z" w16du:dateUtc="2026-10-19T15:41:00Z">
                  <w:rPr>
                    <w:i/>
                    <w:color w:val="156082"/>
                    <w:sz w:val="32"/>
                    <w:szCs w:val="32"/>
                  </w:rPr>
                </w:rPrChange>
              </w:rPr>
              <w:t>19/04/2026</w:t>
            </w:r>
            <w:ins w:id="1" w:author="Microsoft Office User" w:date="2026-10-19T16:40:00Z" w16du:dateUtc="2026-10-19T15:40:00Z">
              <w:r w:rsidR="008C3A7A" w:rsidRPr="008C3A7A">
                <w:rPr>
                  <w:i/>
                  <w:color w:val="C00000"/>
                  <w:sz w:val="32"/>
                  <w:szCs w:val="32"/>
                  <w:rPrChange w:id="2" w:author="Microsoft Office User" w:date="2026-10-19T16:41:00Z" w16du:dateUtc="2026-10-19T15:41:00Z">
                    <w:rPr>
                      <w:i/>
                      <w:color w:val="156082"/>
                      <w:sz w:val="32"/>
                      <w:szCs w:val="32"/>
                    </w:rPr>
                  </w:rPrChange>
                </w:rPr>
                <w:t xml:space="preserve"> to be </w:t>
              </w:r>
            </w:ins>
            <w:ins w:id="3" w:author="Microsoft Office User" w:date="2026-10-19T16:41:00Z" w16du:dateUtc="2026-10-19T15:41:00Z">
              <w:r w:rsidR="008C3A7A">
                <w:rPr>
                  <w:i/>
                  <w:color w:val="C00000"/>
                  <w:sz w:val="32"/>
                  <w:szCs w:val="32"/>
                </w:rPr>
                <w:t>changed !!!!!!!</w:t>
              </w:r>
            </w:ins>
          </w:p>
        </w:tc>
        <w:tc>
          <w:tcPr>
            <w:tcW w:w="5759" w:type="dxa"/>
            <w:tcBorders>
              <w:top w:val="nil"/>
              <w:left w:val="nil"/>
              <w:bottom w:val="nil"/>
              <w:right w:val="nil"/>
            </w:tcBorders>
          </w:tcPr>
          <w:p w14:paraId="60979352" w14:textId="77777777" w:rsidR="0048181D" w:rsidRDefault="0048181D" w:rsidP="00C32804">
            <w:pPr>
              <w:spacing w:line="480" w:lineRule="auto"/>
              <w:rPr>
                <w:color w:val="000000"/>
                <w:sz w:val="32"/>
                <w:szCs w:val="32"/>
              </w:rPr>
            </w:pPr>
          </w:p>
        </w:tc>
      </w:tr>
    </w:tbl>
    <w:p w14:paraId="1E0FC57A" w14:textId="77777777" w:rsidR="0048181D" w:rsidRDefault="0048181D" w:rsidP="0048181D">
      <w:pPr>
        <w:rPr>
          <w:b/>
          <w:color w:val="156082"/>
          <w:sz w:val="32"/>
          <w:szCs w:val="32"/>
        </w:rPr>
      </w:pPr>
      <w:r>
        <w:rPr>
          <w:b/>
          <w:color w:val="156082"/>
          <w:sz w:val="32"/>
          <w:szCs w:val="32"/>
        </w:rPr>
        <w:t>Use of AI Tools</w:t>
      </w:r>
    </w:p>
    <w:p w14:paraId="5E1794D0" w14:textId="77777777" w:rsidR="0048181D" w:rsidRDefault="0048181D" w:rsidP="0048181D">
      <w:pPr>
        <w:rPr>
          <w:b/>
          <w:sz w:val="28"/>
          <w:szCs w:val="28"/>
        </w:rPr>
      </w:pPr>
      <w:r>
        <w:rPr>
          <w:sz w:val="28"/>
          <w:szCs w:val="28"/>
        </w:rPr>
        <w:t xml:space="preserve">I acknowledge the use </w:t>
      </w:r>
      <w:r w:rsidRPr="00FB6213">
        <w:rPr>
          <w:sz w:val="28"/>
          <w:szCs w:val="28"/>
        </w:rPr>
        <w:t>of ChatGPT for the purpose of brainstorm, ideas, correct grammar and syntax. I didn’t copy and paste anything from AI directly. I used artificial intelligence as a help tool.</w:t>
      </w:r>
      <w:r>
        <w:rPr>
          <w:b/>
          <w:sz w:val="28"/>
          <w:szCs w:val="28"/>
        </w:rPr>
        <w:t xml:space="preserve"> </w:t>
      </w:r>
    </w:p>
    <w:p w14:paraId="49B4D1F1" w14:textId="77777777" w:rsidR="0048181D" w:rsidRDefault="0048181D" w:rsidP="0048181D"/>
    <w:p w14:paraId="38E6F759" w14:textId="77777777" w:rsidR="0048181D" w:rsidRDefault="0048181D" w:rsidP="0048181D">
      <w:pPr>
        <w:jc w:val="center"/>
        <w:rPr>
          <w:b/>
          <w:sz w:val="32"/>
        </w:rPr>
      </w:pPr>
      <w:r>
        <w:rPr>
          <w:noProof/>
        </w:rPr>
        <mc:AlternateContent>
          <mc:Choice Requires="wps">
            <w:drawing>
              <wp:anchor distT="0" distB="0" distL="114300" distR="114300" simplePos="0" relativeHeight="251661312" behindDoc="0" locked="0" layoutInCell="1" hidden="0" allowOverlap="1" wp14:anchorId="336BC56F" wp14:editId="4881F4E3">
                <wp:simplePos x="0" y="0"/>
                <wp:positionH relativeFrom="margin">
                  <wp:posOffset>-152400</wp:posOffset>
                </wp:positionH>
                <wp:positionV relativeFrom="paragraph">
                  <wp:posOffset>328295</wp:posOffset>
                </wp:positionV>
                <wp:extent cx="5800725" cy="2876550"/>
                <wp:effectExtent l="19050" t="19050" r="28575" b="19050"/>
                <wp:wrapNone/>
                <wp:docPr id="1728545882" name="Rectangle 1728545882"/>
                <wp:cNvGraphicFramePr/>
                <a:graphic xmlns:a="http://schemas.openxmlformats.org/drawingml/2006/main">
                  <a:graphicData uri="http://schemas.microsoft.com/office/word/2010/wordprocessingShape">
                    <wps:wsp>
                      <wps:cNvSpPr/>
                      <wps:spPr>
                        <a:xfrm>
                          <a:off x="0" y="0"/>
                          <a:ext cx="5800725" cy="2876550"/>
                        </a:xfrm>
                        <a:prstGeom prst="rect">
                          <a:avLst/>
                        </a:prstGeom>
                        <a:solidFill>
                          <a:schemeClr val="lt1"/>
                        </a:solidFill>
                        <a:ln w="28575" cap="flat" cmpd="sng">
                          <a:solidFill>
                            <a:schemeClr val="accent1"/>
                          </a:solidFill>
                          <a:prstDash val="solid"/>
                          <a:round/>
                          <a:headEnd type="none" w="sm" len="sm"/>
                          <a:tailEnd type="none" w="sm" len="sm"/>
                        </a:ln>
                      </wps:spPr>
                      <wps:txbx>
                        <w:txbxContent>
                          <w:p w14:paraId="21F3E725" w14:textId="77777777" w:rsidR="0048181D" w:rsidRDefault="0048181D" w:rsidP="0048181D">
                            <w:pPr>
                              <w:spacing w:line="258" w:lineRule="auto"/>
                              <w:textDirection w:val="btLr"/>
                            </w:pPr>
                            <w:r>
                              <w:rPr>
                                <w:b/>
                                <w:color w:val="156082"/>
                                <w:sz w:val="32"/>
                              </w:rPr>
                              <w:t>Declaration</w:t>
                            </w:r>
                          </w:p>
                          <w:p w14:paraId="24F74844" w14:textId="77777777" w:rsidR="0048181D" w:rsidRDefault="0048181D" w:rsidP="0048181D">
                            <w:pPr>
                              <w:spacing w:line="258" w:lineRule="auto"/>
                              <w:textDirection w:val="btLr"/>
                            </w:pPr>
                            <w:r>
                              <w:rPr>
                                <w:color w:val="000000"/>
                                <w:sz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3D9C19AB" w14:textId="77777777" w:rsidR="0048181D" w:rsidRDefault="0048181D" w:rsidP="0048181D">
                            <w:pPr>
                              <w:spacing w:line="258" w:lineRule="auto"/>
                              <w:textDirection w:val="btLr"/>
                            </w:pPr>
                            <w:r>
                              <w:rPr>
                                <w:color w:val="000000"/>
                                <w:sz w:val="28"/>
                              </w:rPr>
                              <w:t>I declare it to be my own work and that all material from third parties has been appropriately referenced.</w:t>
                            </w:r>
                          </w:p>
                          <w:p w14:paraId="28917B1B" w14:textId="77777777" w:rsidR="0048181D" w:rsidRDefault="0048181D" w:rsidP="0048181D">
                            <w:pPr>
                              <w:spacing w:line="258" w:lineRule="auto"/>
                              <w:textDirection w:val="btLr"/>
                            </w:pPr>
                            <w:r>
                              <w:rPr>
                                <w:color w:val="000000"/>
                                <w:sz w:val="28"/>
                              </w:rPr>
                              <w:t xml:space="preserve"> I further confirm that this work has not previously been submitted for assessment by myself or someone else in CCT College Dublin or any other higher education institution.</w:t>
                            </w:r>
                          </w:p>
                        </w:txbxContent>
                      </wps:txbx>
                      <wps:bodyPr spcFirstLastPara="1" wrap="square" lIns="91425" tIns="45700" rIns="91425" bIns="45700" anchor="t" anchorCtr="0">
                        <a:noAutofit/>
                      </wps:bodyPr>
                    </wps:wsp>
                  </a:graphicData>
                </a:graphic>
              </wp:anchor>
            </w:drawing>
          </mc:Choice>
          <mc:Fallback>
            <w:pict>
              <v:rect w14:anchorId="336BC56F" id="Rectangle 1728545882" o:spid="_x0000_s1031" style="position:absolute;left:0;text-align:left;margin-left:-12pt;margin-top:25.85pt;width:456.75pt;height:226.5pt;z-index:2516613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" fillcolor="white [3201]" strokecolor="#156082 [3204]" strokeweight="2.25pt">
                <v:stroke startarrowwidth="narrow" startarrowlength="short" endarrowwidth="narrow" endarrowlength="short" joinstyle="round"/>
                <v:textbox inset="2.53958mm,1.2694mm,2.53958mm,1.2694mm">
                  <w:txbxContent>
                    <w:p w14:paraId="21F3E725" w14:textId="77777777" w:rsidR="0048181D" w:rsidRDefault="0048181D" w:rsidP="0048181D">
                      <w:pPr>
                        <w:spacing w:line="258" w:lineRule="auto"/>
                        <w:textDirection w:val="btLr"/>
                      </w:pPr>
                      <w:r>
                        <w:rPr>
                          <w:b/>
                          <w:color w:val="156082"/>
                          <w:sz w:val="32"/>
                        </w:rPr>
                        <w:t>Declaration</w:t>
                      </w:r>
                    </w:p>
                    <w:p w14:paraId="24F74844" w14:textId="77777777" w:rsidR="0048181D" w:rsidRDefault="0048181D" w:rsidP="0048181D">
                      <w:pPr>
                        <w:spacing w:line="258" w:lineRule="auto"/>
                        <w:textDirection w:val="btLr"/>
                      </w:pPr>
                      <w:r>
                        <w:rPr>
                          <w:color w:val="000000"/>
                          <w:sz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3D9C19AB" w14:textId="77777777" w:rsidR="0048181D" w:rsidRDefault="0048181D" w:rsidP="0048181D">
                      <w:pPr>
                        <w:spacing w:line="258" w:lineRule="auto"/>
                        <w:textDirection w:val="btLr"/>
                      </w:pPr>
                      <w:r>
                        <w:rPr>
                          <w:color w:val="000000"/>
                          <w:sz w:val="28"/>
                        </w:rPr>
                        <w:t>I declare it to be my own work and that all material from third parties has been appropriately referenced.</w:t>
                      </w:r>
                    </w:p>
                    <w:p w14:paraId="28917B1B" w14:textId="77777777" w:rsidR="0048181D" w:rsidRDefault="0048181D" w:rsidP="0048181D">
                      <w:pPr>
                        <w:spacing w:line="258" w:lineRule="auto"/>
                        <w:textDirection w:val="btLr"/>
                      </w:pPr>
                      <w:r>
                        <w:rPr>
                          <w:color w:val="000000"/>
                          <w:sz w:val="28"/>
                        </w:rPr>
                        <w:t xml:space="preserve"> I further confirm that this work has not previously been submitted for assessment by myself or someone else in CCT College Dublin or any other higher education institution.</w:t>
                      </w:r>
                    </w:p>
                  </w:txbxContent>
                </v:textbox>
                <w10:wrap anchorx="margin"/>
              </v:rect>
            </w:pict>
          </mc:Fallback>
        </mc:AlternateContent>
      </w:r>
    </w:p>
    <w:p w14:paraId="0FABE149" w14:textId="77777777" w:rsidR="0048181D" w:rsidRDefault="0048181D" w:rsidP="0048181D">
      <w:pPr>
        <w:jc w:val="center"/>
        <w:rPr>
          <w:b/>
          <w:sz w:val="32"/>
        </w:rPr>
      </w:pPr>
    </w:p>
    <w:p w14:paraId="4FEE59BA" w14:textId="77777777" w:rsidR="0048181D" w:rsidRDefault="0048181D" w:rsidP="0048181D">
      <w:pPr>
        <w:jc w:val="center"/>
        <w:rPr>
          <w:b/>
          <w:sz w:val="32"/>
        </w:rPr>
      </w:pPr>
    </w:p>
    <w:p w14:paraId="05F514DB" w14:textId="77777777" w:rsidR="0048181D" w:rsidRDefault="0048181D" w:rsidP="0048181D">
      <w:pPr>
        <w:jc w:val="center"/>
        <w:rPr>
          <w:b/>
          <w:sz w:val="32"/>
        </w:rPr>
      </w:pPr>
    </w:p>
    <w:p w14:paraId="262DD8B2" w14:textId="77777777" w:rsidR="0048181D" w:rsidRDefault="0048181D" w:rsidP="0048181D">
      <w:pPr>
        <w:jc w:val="center"/>
        <w:rPr>
          <w:b/>
          <w:sz w:val="32"/>
        </w:rPr>
      </w:pPr>
    </w:p>
    <w:p w14:paraId="47DEF4EA" w14:textId="77777777" w:rsidR="0048181D" w:rsidRDefault="0048181D" w:rsidP="0048181D">
      <w:pPr>
        <w:jc w:val="center"/>
        <w:rPr>
          <w:b/>
          <w:sz w:val="32"/>
        </w:rPr>
      </w:pPr>
    </w:p>
    <w:p w14:paraId="4F667D17" w14:textId="77777777" w:rsidR="0048181D" w:rsidRDefault="0048181D" w:rsidP="0048181D">
      <w:pPr>
        <w:jc w:val="center"/>
        <w:rPr>
          <w:b/>
          <w:sz w:val="32"/>
        </w:rPr>
      </w:pPr>
    </w:p>
    <w:p w14:paraId="29D9AB28" w14:textId="77777777" w:rsidR="0048181D" w:rsidRDefault="0048181D" w:rsidP="0048181D">
      <w:pPr>
        <w:jc w:val="center"/>
        <w:rPr>
          <w:b/>
          <w:sz w:val="32"/>
        </w:rPr>
      </w:pPr>
    </w:p>
    <w:p w14:paraId="1E87E22B" w14:textId="77777777" w:rsidR="0048181D" w:rsidRDefault="0048181D" w:rsidP="0048181D">
      <w:pPr>
        <w:jc w:val="center"/>
        <w:rPr>
          <w:b/>
          <w:sz w:val="32"/>
        </w:rPr>
      </w:pPr>
    </w:p>
    <w:p w14:paraId="367514B7" w14:textId="77777777" w:rsidR="008F6EFF" w:rsidRDefault="008F6EFF"/>
    <w:p w14:paraId="7B8DDAE9" w14:textId="77777777" w:rsidR="003D521A" w:rsidRDefault="003D521A"/>
    <w:p w14:paraId="7736CA18" w14:textId="77777777" w:rsidR="003D521A" w:rsidRDefault="003D521A"/>
    <w:p w14:paraId="2A9799ED" w14:textId="77777777" w:rsidR="003D521A" w:rsidRDefault="003D521A"/>
    <w:p w14:paraId="2DA0D1F5" w14:textId="77777777" w:rsidR="003D521A" w:rsidRDefault="003D521A"/>
    <w:p w14:paraId="4FBBABB5" w14:textId="77777777" w:rsidR="003D521A" w:rsidRDefault="003D521A"/>
    <w:p w14:paraId="2428F18A" w14:textId="77777777" w:rsidR="003D521A" w:rsidRDefault="003D521A"/>
    <w:p w14:paraId="5AC4C56D" w14:textId="77777777" w:rsidR="003D521A" w:rsidRDefault="003D521A"/>
    <w:p w14:paraId="4E8A5B65" w14:textId="77777777" w:rsidR="003D521A" w:rsidRDefault="003D521A"/>
    <w:p w14:paraId="4FA3FC2A" w14:textId="77777777" w:rsidR="003D521A" w:rsidRDefault="003D521A"/>
    <w:p w14:paraId="7D731F35" w14:textId="157D4CA0" w:rsidR="003D521A" w:rsidRDefault="003D521A">
      <w:r>
        <w:t>Table of content page for later reserved</w:t>
      </w:r>
    </w:p>
    <w:p w14:paraId="7291ED56" w14:textId="77777777" w:rsidR="003D521A" w:rsidRDefault="003D521A"/>
    <w:p w14:paraId="4D846CFB" w14:textId="77777777" w:rsidR="003D521A" w:rsidRDefault="003D521A"/>
    <w:p w14:paraId="2E18267C" w14:textId="77777777" w:rsidR="003D521A" w:rsidRDefault="003D521A"/>
    <w:p w14:paraId="7B14CE9F" w14:textId="77777777" w:rsidR="003D521A" w:rsidRDefault="003D521A"/>
    <w:p w14:paraId="1FFFBE1A" w14:textId="77777777" w:rsidR="003D521A" w:rsidRDefault="003D521A"/>
    <w:p w14:paraId="18DF29A4" w14:textId="77777777" w:rsidR="003D521A" w:rsidRDefault="003D521A"/>
    <w:p w14:paraId="60D938A9" w14:textId="77777777" w:rsidR="003D521A" w:rsidRDefault="003D521A"/>
    <w:p w14:paraId="55222DF9" w14:textId="77777777" w:rsidR="003D521A" w:rsidRDefault="003D521A"/>
    <w:p w14:paraId="183682C5" w14:textId="77777777" w:rsidR="003D521A" w:rsidRDefault="003D521A"/>
    <w:p w14:paraId="7F89BD2B" w14:textId="77777777" w:rsidR="003D521A" w:rsidRDefault="003D521A"/>
    <w:p w14:paraId="2BA81747" w14:textId="77777777" w:rsidR="003D521A" w:rsidRDefault="003D521A"/>
    <w:p w14:paraId="77CBF50C" w14:textId="77777777" w:rsidR="003D521A" w:rsidRDefault="003D521A"/>
    <w:p w14:paraId="0E5C0FD2" w14:textId="77777777" w:rsidR="003D521A" w:rsidRDefault="003D521A"/>
    <w:p w14:paraId="78262909" w14:textId="77777777" w:rsidR="003D521A" w:rsidRDefault="003D521A"/>
    <w:p w14:paraId="26E0DB12" w14:textId="77777777" w:rsidR="003D521A" w:rsidRDefault="003D521A"/>
    <w:p w14:paraId="2B1D716A" w14:textId="77777777" w:rsidR="003D521A" w:rsidRDefault="003D521A"/>
    <w:p w14:paraId="197F60BD" w14:textId="77777777" w:rsidR="003D521A" w:rsidRDefault="003D521A"/>
    <w:p w14:paraId="3E80613B" w14:textId="77777777" w:rsidR="003D521A" w:rsidRDefault="003D521A"/>
    <w:p w14:paraId="65AD2DD2" w14:textId="77777777" w:rsidR="003D521A" w:rsidRDefault="003D521A"/>
    <w:p w14:paraId="5448F777" w14:textId="77777777" w:rsidR="003D521A" w:rsidRDefault="003D521A"/>
    <w:p w14:paraId="5874FEF8" w14:textId="77777777" w:rsidR="003D521A" w:rsidRDefault="003D521A"/>
    <w:p w14:paraId="3E06E94F" w14:textId="77777777" w:rsidR="003D521A" w:rsidRDefault="003D521A"/>
    <w:p w14:paraId="3EC0026E" w14:textId="77777777" w:rsidR="003D521A" w:rsidRDefault="003D521A"/>
    <w:p w14:paraId="53344293" w14:textId="77777777" w:rsidR="003D521A" w:rsidRDefault="003D521A"/>
    <w:p w14:paraId="4DC98A16" w14:textId="77777777" w:rsidR="003D521A" w:rsidRDefault="003D521A"/>
    <w:p w14:paraId="2C7627B9" w14:textId="77777777" w:rsidR="003D521A" w:rsidDel="008C3A7A" w:rsidRDefault="003D521A">
      <w:pPr>
        <w:rPr>
          <w:del w:id="4" w:author="Microsoft Office User" w:date="2026-10-19T16:41:00Z" w16du:dateUtc="2026-10-19T15:41:00Z"/>
        </w:rPr>
      </w:pPr>
    </w:p>
    <w:p w14:paraId="36315D74" w14:textId="77777777" w:rsidR="003D521A" w:rsidDel="008C3A7A" w:rsidRDefault="003D521A">
      <w:pPr>
        <w:rPr>
          <w:del w:id="5" w:author="Microsoft Office User" w:date="2026-10-19T16:41:00Z" w16du:dateUtc="2026-10-19T15:41:00Z"/>
        </w:rPr>
      </w:pPr>
    </w:p>
    <w:p w14:paraId="6EF66637" w14:textId="77777777" w:rsidR="003D521A" w:rsidRDefault="003D521A"/>
    <w:p w14:paraId="2B7A7C00" w14:textId="77777777" w:rsidR="00185FA9" w:rsidRPr="00185FA9" w:rsidRDefault="00185FA9" w:rsidP="00185FA9">
      <w:pPr>
        <w:keepNext/>
        <w:keepLines/>
        <w:spacing w:before="480" w:after="0"/>
        <w:outlineLvl w:val="0"/>
        <w:rPr>
          <w:ins w:id="6" w:author="Microsoft Office User" w:date="2026-10-19T16:49:00Z" w16du:dateUtc="2026-10-19T15:49:00Z"/>
          <w:rFonts w:ascii="Calibri" w:eastAsia="MS Gothic" w:hAnsi="Calibri" w:cs="Times New Roman"/>
          <w:b/>
          <w:bCs/>
          <w:color w:val="003366"/>
          <w:sz w:val="28"/>
          <w:szCs w:val="28"/>
        </w:rPr>
      </w:pPr>
      <w:bookmarkStart w:id="7" w:name="_Toc243051546"/>
      <w:ins w:id="8" w:author="Microsoft Office User" w:date="2026-10-19T16:49:00Z" w16du:dateUtc="2026-10-19T15:49:00Z">
        <w:r w:rsidRPr="00185FA9">
          <w:rPr>
            <w:rFonts w:ascii="Calibri" w:eastAsia="MS Gothic" w:hAnsi="Calibri" w:cs="Times New Roman"/>
            <w:b/>
            <w:bCs/>
            <w:color w:val="003366"/>
            <w:sz w:val="28"/>
            <w:szCs w:val="28"/>
          </w:rPr>
          <w:lastRenderedPageBreak/>
          <w:t>1. Project Title</w:t>
        </w:r>
      </w:ins>
    </w:p>
    <w:p w14:paraId="50AE4433" w14:textId="35EC8E76" w:rsidR="008C3A7A" w:rsidRPr="008C3A7A" w:rsidDel="00185FA9" w:rsidRDefault="00185FA9" w:rsidP="008C3A7A">
      <w:pPr>
        <w:rPr>
          <w:del w:id="9" w:author="Microsoft Office User" w:date="2026-10-19T16:49:00Z" w16du:dateUtc="2026-10-19T15:49:00Z"/>
          <w:b/>
          <w:bCs/>
          <w:sz w:val="28"/>
          <w:szCs w:val="24"/>
        </w:rPr>
      </w:pPr>
      <w:ins w:id="10" w:author="Microsoft Office User" w:date="2026-10-19T16:49:00Z" w16du:dateUtc="2026-10-19T15:49:00Z">
        <w:r>
          <w:rPr>
            <w:b/>
            <w:bCs/>
            <w:sz w:val="28"/>
            <w:szCs w:val="24"/>
          </w:rPr>
          <w:tab/>
        </w:r>
      </w:ins>
      <w:del w:id="11" w:author="Microsoft Office User" w:date="2026-10-19T16:49:00Z" w16du:dateUtc="2026-10-19T15:49:00Z">
        <w:r w:rsidR="008C3A7A" w:rsidRPr="008C3A7A" w:rsidDel="00185FA9">
          <w:rPr>
            <w:b/>
            <w:bCs/>
            <w:sz w:val="28"/>
            <w:szCs w:val="24"/>
          </w:rPr>
          <w:delText>1. Project Title</w:delText>
        </w:r>
        <w:bookmarkEnd w:id="7"/>
      </w:del>
    </w:p>
    <w:p w14:paraId="487B2DF2" w14:textId="77777777" w:rsidR="008C3A7A" w:rsidRDefault="008C3A7A" w:rsidP="008C3A7A">
      <w:pPr>
        <w:rPr>
          <w:ins w:id="12" w:author="Microsoft Office User" w:date="2026-10-19T16:37:00Z" w16du:dateUtc="2026-10-19T15:37:00Z"/>
        </w:rPr>
      </w:pPr>
      <w:r w:rsidRPr="008C3A7A">
        <w:t>Predicting Tourism Demand by Month and Destination Using Machine Learning: A Data-Driven Approach to Forecasting European Tourism Patterns</w:t>
      </w:r>
    </w:p>
    <w:p w14:paraId="6E88B1E4" w14:textId="77777777" w:rsidR="00185FA9" w:rsidRPr="00185FA9" w:rsidRDefault="00185FA9" w:rsidP="00185FA9">
      <w:pPr>
        <w:keepNext/>
        <w:keepLines/>
        <w:spacing w:before="480" w:after="0"/>
        <w:outlineLvl w:val="0"/>
        <w:rPr>
          <w:ins w:id="13" w:author="Microsoft Office User" w:date="2026-10-19T16:48:00Z" w16du:dateUtc="2026-10-19T15:48:00Z"/>
          <w:rFonts w:ascii="Calibri" w:eastAsia="MS Gothic" w:hAnsi="Calibri" w:cs="Times New Roman"/>
          <w:b/>
          <w:bCs/>
          <w:color w:val="003366"/>
          <w:sz w:val="28"/>
          <w:szCs w:val="28"/>
        </w:rPr>
      </w:pPr>
      <w:bookmarkStart w:id="14" w:name="_Toc243051547"/>
      <w:ins w:id="15" w:author="Microsoft Office User" w:date="2026-10-19T16:48:00Z" w16du:dateUtc="2026-10-19T15:48:00Z">
        <w:r w:rsidRPr="00185FA9">
          <w:rPr>
            <w:rFonts w:ascii="Calibri" w:eastAsia="MS Gothic" w:hAnsi="Calibri" w:cs="Times New Roman"/>
            <w:b/>
            <w:bCs/>
            <w:color w:val="003366"/>
            <w:sz w:val="28"/>
            <w:szCs w:val="28"/>
          </w:rPr>
          <w:t>2. Introduction</w:t>
        </w:r>
        <w:bookmarkEnd w:id="14"/>
      </w:ins>
    </w:p>
    <w:p w14:paraId="0D1D702B" w14:textId="77777777" w:rsidR="00185FA9" w:rsidRPr="00185FA9" w:rsidRDefault="00185FA9" w:rsidP="00185FA9">
      <w:pPr>
        <w:spacing w:after="0" w:line="360" w:lineRule="auto"/>
        <w:ind w:firstLine="720"/>
        <w:jc w:val="both"/>
        <w:rPr>
          <w:ins w:id="16" w:author="Microsoft Office User" w:date="2026-10-19T16:48:00Z" w16du:dateUtc="2026-10-19T15:48:00Z"/>
          <w:rFonts w:eastAsia="MS Mincho" w:cs="Times New Roman"/>
        </w:rPr>
      </w:pPr>
      <w:ins w:id="17" w:author="Microsoft Office User" w:date="2026-10-19T16:48:00Z" w16du:dateUtc="2026-10-19T15:48:00Z">
        <w:r w:rsidRPr="00185FA9">
          <w:rPr>
            <w:rFonts w:eastAsia="MS Mincho" w:cs="Times New Roman"/>
          </w:rPr>
          <w:t xml:space="preserve">Tourism remains one of the most important economic sectors in the European Union, supporting employment, regional development and a substantial share of GDP. EU residents undertake more than 1.2 billion trips each year, yet demand is </w:t>
        </w:r>
        <w:proofErr w:type="spellStart"/>
        <w:r w:rsidRPr="00185FA9">
          <w:rPr>
            <w:rFonts w:eastAsia="MS Mincho" w:cs="Times New Roman"/>
          </w:rPr>
          <w:t>characterised</w:t>
        </w:r>
        <w:proofErr w:type="spellEnd"/>
        <w:r w:rsidRPr="00185FA9">
          <w:rPr>
            <w:rFonts w:eastAsia="MS Mincho" w:cs="Times New Roman"/>
          </w:rPr>
          <w:t xml:space="preserve"> by pronounced seasonality and clear differences between domestic and foreign destinations. Hotels, airlines, local authorities and tourism boards must therefore manage capacity, pricing, staffing and infrastructure in conditions of considerable uncertainty.</w:t>
        </w:r>
      </w:ins>
    </w:p>
    <w:p w14:paraId="3D64CA4F" w14:textId="77777777" w:rsidR="00185FA9" w:rsidRPr="00185FA9" w:rsidRDefault="00185FA9" w:rsidP="00185FA9">
      <w:pPr>
        <w:spacing w:line="360" w:lineRule="auto"/>
        <w:ind w:firstLine="720"/>
        <w:jc w:val="both"/>
        <w:rPr>
          <w:ins w:id="18" w:author="Microsoft Office User" w:date="2026-10-19T16:48:00Z" w16du:dateUtc="2026-10-19T15:48:00Z"/>
          <w:rFonts w:eastAsia="MS Mincho" w:cs="Times New Roman"/>
        </w:rPr>
      </w:pPr>
      <w:ins w:id="19" w:author="Microsoft Office User" w:date="2026-10-19T16:48:00Z" w16du:dateUtc="2026-10-19T15:48:00Z">
        <w:r w:rsidRPr="00185FA9">
          <w:rPr>
            <w:rFonts w:eastAsia="MS Mincho" w:cs="Times New Roman"/>
          </w:rPr>
          <w:t xml:space="preserve">This proposal outlines a project that will develop machine learning models to forecast tourism demand by month and destination. The work will draw on publicly available Eurostat data on trips by month of departure (dataset </w:t>
        </w:r>
        <w:proofErr w:type="spellStart"/>
        <w:r w:rsidRPr="00185FA9">
          <w:rPr>
            <w:rFonts w:eastAsia="MS Mincho" w:cs="Times New Roman"/>
          </w:rPr>
          <w:t>tour_dem_ttmd</w:t>
        </w:r>
        <w:proofErr w:type="spellEnd"/>
        <w:r w:rsidRPr="00185FA9">
          <w:rPr>
            <w:rFonts w:eastAsia="MS Mincho" w:cs="Times New Roman"/>
          </w:rPr>
          <w:t xml:space="preserve">). By </w:t>
        </w:r>
        <w:proofErr w:type="spellStart"/>
        <w:r w:rsidRPr="00185FA9">
          <w:rPr>
            <w:rFonts w:eastAsia="MS Mincho" w:cs="Times New Roman"/>
          </w:rPr>
          <w:t>analysing</w:t>
        </w:r>
        <w:proofErr w:type="spellEnd"/>
        <w:r w:rsidRPr="00185FA9">
          <w:rPr>
            <w:rFonts w:eastAsia="MS Mincho" w:cs="Times New Roman"/>
          </w:rPr>
          <w:t xml:space="preserve"> historical patterns and producing reliable forecasts, the project addresses a concrete business problem in the tourism and hospitality sector and follows the tourism-related example suggested in the assessment guidelines. Accurate predictions can improve resource allocation, support more effective pricing decisions and help stakeholders plan for both peak and off-peak periods, while also contributing to efforts to distribute tourism more evenly throughout the year.</w:t>
        </w:r>
      </w:ins>
    </w:p>
    <w:p w14:paraId="3C7E1607" w14:textId="019EB6F3" w:rsidR="008C3A7A" w:rsidRPr="008C3A7A" w:rsidDel="008C3A7A" w:rsidRDefault="008C3A7A" w:rsidP="008C3A7A">
      <w:pPr>
        <w:rPr>
          <w:del w:id="20" w:author="Microsoft Office User" w:date="2026-10-19T16:38:00Z" w16du:dateUtc="2026-10-19T15:38:00Z"/>
        </w:rPr>
      </w:pPr>
    </w:p>
    <w:p w14:paraId="3A81874E" w14:textId="77777777" w:rsidR="003D521A" w:rsidRPr="0048181D" w:rsidRDefault="003D521A"/>
    <w:sectPr w:rsidR="003D521A" w:rsidRPr="004818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2"/>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EFF"/>
    <w:rsid w:val="00185FA9"/>
    <w:rsid w:val="003D521A"/>
    <w:rsid w:val="0048181D"/>
    <w:rsid w:val="00785B2E"/>
    <w:rsid w:val="008C3A7A"/>
    <w:rsid w:val="008F6EFF"/>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4:docId w14:val="38C07970"/>
  <w15:chartTrackingRefBased/>
  <w15:docId w15:val="{E72DC6B4-1BBD-E44F-BCEA-5A7B1FF6D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181D"/>
    <w:pPr>
      <w:spacing w:line="276" w:lineRule="auto"/>
    </w:pPr>
    <w:rPr>
      <w:rFonts w:ascii="Times New Roman" w:eastAsiaTheme="minorEastAsia" w:hAnsi="Times New Roman"/>
      <w:kern w:val="0"/>
      <w:szCs w:val="22"/>
      <w:lang w:val="en-US"/>
      <w14:ligatures w14:val="none"/>
    </w:rPr>
  </w:style>
  <w:style w:type="paragraph" w:styleId="Heading1">
    <w:name w:val="heading 1"/>
    <w:basedOn w:val="Normal"/>
    <w:next w:val="Normal"/>
    <w:link w:val="Heading1Char"/>
    <w:uiPriority w:val="9"/>
    <w:qFormat/>
    <w:rsid w:val="008F6E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6E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6E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6E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6E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6E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6E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6E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6E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6E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6E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6E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6E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6E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6E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6E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6E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6EFF"/>
    <w:rPr>
      <w:rFonts w:eastAsiaTheme="majorEastAsia" w:cstheme="majorBidi"/>
      <w:color w:val="272727" w:themeColor="text1" w:themeTint="D8"/>
    </w:rPr>
  </w:style>
  <w:style w:type="paragraph" w:styleId="Title">
    <w:name w:val="Title"/>
    <w:basedOn w:val="Normal"/>
    <w:next w:val="Normal"/>
    <w:link w:val="TitleChar"/>
    <w:uiPriority w:val="10"/>
    <w:qFormat/>
    <w:rsid w:val="008F6E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6E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6E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6E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6EFF"/>
    <w:pPr>
      <w:spacing w:before="160"/>
      <w:jc w:val="center"/>
    </w:pPr>
    <w:rPr>
      <w:i/>
      <w:iCs/>
      <w:color w:val="404040" w:themeColor="text1" w:themeTint="BF"/>
    </w:rPr>
  </w:style>
  <w:style w:type="character" w:customStyle="1" w:styleId="QuoteChar">
    <w:name w:val="Quote Char"/>
    <w:basedOn w:val="DefaultParagraphFont"/>
    <w:link w:val="Quote"/>
    <w:uiPriority w:val="29"/>
    <w:rsid w:val="008F6EFF"/>
    <w:rPr>
      <w:i/>
      <w:iCs/>
      <w:color w:val="404040" w:themeColor="text1" w:themeTint="BF"/>
    </w:rPr>
  </w:style>
  <w:style w:type="paragraph" w:styleId="ListParagraph">
    <w:name w:val="List Paragraph"/>
    <w:basedOn w:val="Normal"/>
    <w:uiPriority w:val="34"/>
    <w:qFormat/>
    <w:rsid w:val="008F6EFF"/>
    <w:pPr>
      <w:ind w:left="720"/>
      <w:contextualSpacing/>
    </w:pPr>
  </w:style>
  <w:style w:type="character" w:styleId="IntenseEmphasis">
    <w:name w:val="Intense Emphasis"/>
    <w:basedOn w:val="DefaultParagraphFont"/>
    <w:uiPriority w:val="21"/>
    <w:qFormat/>
    <w:rsid w:val="008F6EFF"/>
    <w:rPr>
      <w:i/>
      <w:iCs/>
      <w:color w:val="0F4761" w:themeColor="accent1" w:themeShade="BF"/>
    </w:rPr>
  </w:style>
  <w:style w:type="paragraph" w:styleId="IntenseQuote">
    <w:name w:val="Intense Quote"/>
    <w:basedOn w:val="Normal"/>
    <w:next w:val="Normal"/>
    <w:link w:val="IntenseQuoteChar"/>
    <w:uiPriority w:val="30"/>
    <w:qFormat/>
    <w:rsid w:val="008F6E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6EFF"/>
    <w:rPr>
      <w:i/>
      <w:iCs/>
      <w:color w:val="0F4761" w:themeColor="accent1" w:themeShade="BF"/>
    </w:rPr>
  </w:style>
  <w:style w:type="character" w:styleId="IntenseReference">
    <w:name w:val="Intense Reference"/>
    <w:basedOn w:val="DefaultParagraphFont"/>
    <w:uiPriority w:val="32"/>
    <w:qFormat/>
    <w:rsid w:val="008F6EFF"/>
    <w:rPr>
      <w:b/>
      <w:bCs/>
      <w:smallCaps/>
      <w:color w:val="0F4761" w:themeColor="accent1" w:themeShade="BF"/>
      <w:spacing w:val="5"/>
    </w:rPr>
  </w:style>
  <w:style w:type="paragraph" w:styleId="Revision">
    <w:name w:val="Revision"/>
    <w:hidden/>
    <w:uiPriority w:val="99"/>
    <w:semiHidden/>
    <w:rsid w:val="008C3A7A"/>
    <w:pPr>
      <w:spacing w:after="0" w:line="240" w:lineRule="auto"/>
    </w:pPr>
    <w:rPr>
      <w:rFonts w:ascii="Times New Roman" w:eastAsiaTheme="minorEastAsia" w:hAnsi="Times New Roman"/>
      <w:kern w:val="0"/>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303</Words>
  <Characters>1731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4</cp:revision>
  <dcterms:created xsi:type="dcterms:W3CDTF">2026-10-19T15:07:00Z</dcterms:created>
  <dcterms:modified xsi:type="dcterms:W3CDTF">2026-10-19T15:50:00Z</dcterms:modified>
</cp:coreProperties>
</file>